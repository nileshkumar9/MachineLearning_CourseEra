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Source of dataset: </w:t>
      </w:r>
      <w:sdt>
        <w:sdtPr>
          <w:id w:val="-268617366"/>
          <w:tag w:val="goog_rdk_0"/>
        </w:sdtPr>
        <w:sdtContent>
          <w:ins w:author="Anjali Bhardwaj" w:id="0" w:date="2025-11-29T01:56:59Z">
            <w:r w:rsidDel="00000000" w:rsidR="00000000" w:rsidRPr="00000000">
              <w:fldChar w:fldCharType="begin"/>
            </w:r>
            <w:r w:rsidDel="00000000" w:rsidR="00000000" w:rsidRPr="00000000">
              <w:instrText xml:space="preserve">HYPERLINK "https://www.kaggle.com/competitions/bike-sharing-demand/overview"</w: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Bike Sharing Demand | Kaggle</w:t>
            </w:r>
            <w:r w:rsidDel="00000000" w:rsidR="00000000" w:rsidRPr="00000000">
              <w:fldChar w:fldCharType="end"/>
            </w:r>
          </w:ins>
        </w:sdtContent>
      </w:sdt>
      <w:sdt>
        <w:sdtPr>
          <w:id w:val="60505852"/>
          <w:tag w:val="goog_rdk_1"/>
        </w:sdtPr>
        <w:sdtContent>
          <w:del w:author="Anjali Bhardwaj" w:id="0" w:date="2025-11-29T01:56:59Z">
            <w:r w:rsidDel="00000000" w:rsidR="00000000" w:rsidRPr="00000000">
              <w:fldChar w:fldCharType="begin"/>
            </w:r>
            <w:r w:rsidDel="00000000" w:rsidR="00000000" w:rsidRPr="00000000">
              <w:delInstrText xml:space="preserve">HYPERLINK "https://www.kaggle.com/competitions/bike-sharing-demand/overview"</w:delInstrText>
            </w:r>
            <w:r w:rsidDel="00000000" w:rsidR="00000000" w:rsidRPr="00000000">
              <w:fldChar w:fldCharType="separate"/>
            </w:r>
            <w:sdt>
              <w:sdtPr>
                <w:id w:val="-1980754644"/>
                <w:tag w:val="goog_rdk_2"/>
              </w:sdtPr>
              <w:sdtContent>
                <w:r w:rsidDel="00000000" w:rsidR="00000000" w:rsidRPr="00000000">
                  <w:rPr>
                    <w:color w:val="1155cc"/>
                    <w:u w:val="single"/>
                    <w:rtl w:val="0"/>
                    <w:rPrChange w:author="Anjali Bhardwaj" w:id="1" w:date="2025-11-29T01:56:59Z">
                      <w:rPr>
                        <w:color w:val="0563c1"/>
                        <w:u w:val="single"/>
                      </w:rPr>
                    </w:rPrChange>
                  </w:rPr>
                  <w:delText xml:space="preserve">https://www.kaggle.com/competitions/bike-sharing-demand/overview</w:delText>
                </w:r>
              </w:sdtContent>
            </w:sdt>
            <w:r w:rsidDel="00000000" w:rsidR="00000000" w:rsidRPr="00000000">
              <w:fldChar w:fldCharType="end"/>
            </w:r>
          </w:del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Colab </w:t>
      </w:r>
      <w:r w:rsidDel="00000000" w:rsidR="00000000" w:rsidRPr="00000000">
        <w:rPr>
          <w:rtl w:val="0"/>
        </w:rPr>
        <w:t xml:space="preserve">🡪 Register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943600" cy="1111885"/>
            <wp:effectExtent b="0" l="0" r="0" t="0"/>
            <wp:docPr id="181965447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highlight w:val="yellow"/>
        </w:rPr>
      </w:pPr>
      <w:r w:rsidDel="00000000" w:rsidR="00000000" w:rsidRPr="00000000">
        <w:rPr>
          <w:rtl w:val="0"/>
        </w:rPr>
        <w:t xml:space="preserve">Click on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943600" cy="869950"/>
            <wp:effectExtent b="0" l="0" r="0" t="0"/>
            <wp:docPr id="181965447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Click on Close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2920423" cy="1231195"/>
            <wp:effectExtent b="0" l="0" r="0" t="0"/>
            <wp:docPr id="181965447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0423" cy="1231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Click on Code. Use # for commenting.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1882059" cy="1347466"/>
            <wp:effectExtent b="0" l="0" r="0" t="0"/>
            <wp:docPr id="181965447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2059" cy="1347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Click on Run all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2214667" cy="1675626"/>
            <wp:effectExtent b="0" l="0" r="0" t="0"/>
            <wp:docPr id="181965447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4667" cy="1675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Login to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https://elearn.bits-pilani.ac.in/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4105252" cy="2552186"/>
            <wp:effectExtent b="0" l="0" r="0" t="0"/>
            <wp:docPr id="181965448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52" cy="2552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5943600" cy="1381760"/>
            <wp:effectExtent b="0" l="0" r="0" t="0"/>
            <wp:docPr id="181965448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5943600" cy="2056765"/>
            <wp:effectExtent b="0" l="0" r="0" t="0"/>
            <wp:docPr id="181965448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943600" cy="2045335"/>
            <wp:effectExtent b="0" l="0" r="0" t="0"/>
            <wp:docPr id="181965448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943600" cy="1991360"/>
            <wp:effectExtent b="0" l="0" r="0" t="0"/>
            <wp:docPr id="181965448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943600" cy="1000760"/>
            <wp:effectExtent b="0" l="0" r="0" t="0"/>
            <wp:docPr id="181965448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5943600" cy="3183890"/>
            <wp:effectExtent b="0" l="0" r="0" t="0"/>
            <wp:docPr id="181965448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943600" cy="2679065"/>
            <wp:effectExtent b="0" l="0" r="0" t="0"/>
            <wp:docPr id="181965448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5943600" cy="2707005"/>
            <wp:effectExtent b="0" l="0" r="0" t="0"/>
            <wp:docPr id="181965448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1823096" cy="2664872"/>
            <wp:effectExtent b="0" l="0" r="0" t="0"/>
            <wp:docPr id="181965448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3096" cy="2664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943600" cy="2867660"/>
            <wp:effectExtent b="0" l="0" r="0" t="0"/>
            <wp:docPr id="181965449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2723869" cy="1221376"/>
            <wp:effectExtent b="0" l="0" r="0" t="0"/>
            <wp:docPr id="181965449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3869" cy="122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3877225" cy="2893007"/>
            <wp:effectExtent b="0" l="0" r="0" t="0"/>
            <wp:docPr id="181965449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7225" cy="2893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3046382" cy="3286886"/>
            <wp:effectExtent b="0" l="0" r="0" t="0"/>
            <wp:docPr id="181965449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6382" cy="3286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0" distT="0" distL="0" distR="0">
            <wp:extent cx="5738668" cy="3136035"/>
            <wp:effectExtent b="0" l="0" r="0" t="0"/>
            <wp:docPr id="181965449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668" cy="3136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0" distR="0">
            <wp:extent cx="5943600" cy="1043940"/>
            <wp:effectExtent b="0" l="0" r="0" t="0"/>
            <wp:docPr id="181965446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0" distT="0" distL="0" distR="0">
            <wp:extent cx="2515510" cy="1699956"/>
            <wp:effectExtent b="0" l="0" r="0" t="0"/>
            <wp:docPr id="181965447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5510" cy="1699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0" distT="0" distL="0" distR="0">
            <wp:extent cx="4291402" cy="1438720"/>
            <wp:effectExtent b="0" l="0" r="0" t="0"/>
            <wp:docPr id="181965447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402" cy="1438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Click on Close button under Control.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0" distT="0" distL="0" distR="0">
            <wp:extent cx="5943600" cy="1610360"/>
            <wp:effectExtent b="0" l="0" r="0" t="0"/>
            <wp:docPr id="181965447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5943600" cy="1517650"/>
            <wp:effectExtent b="0" l="0" r="0" t="0"/>
            <wp:docPr id="181965447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5943600" cy="1623060"/>
            <wp:effectExtent b="0" l="0" r="0" t="0"/>
            <wp:docPr id="181965447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sdt>
        <w:sdtPr>
          <w:id w:val="-175025777"/>
          <w:tag w:val="goog_rdk_4"/>
        </w:sdtPr>
        <w:sdtContent>
          <w:ins w:author="Himanshu Singh" w:id="2" w:date="2025-11-29T08:41:36Z">
            <w:r w:rsidDel="00000000" w:rsidR="00000000" w:rsidRPr="00000000">
              <w:rPr>
                <w:rtl w:val="0"/>
              </w:rPr>
              <w:tab/>
              <w:tab/>
              <w:tab/>
              <w:tab/>
              <w:tab/>
              <w:tab/>
            </w:r>
          </w:ins>
        </w:sdtContent>
      </w:sdt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0696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0696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0696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06965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0696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06965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06965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06965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0696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0696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0696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0696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0696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0696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0696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0696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0696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06965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0696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06965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06965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D627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627D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25.png"/><Relationship Id="rId21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8" Type="http://schemas.openxmlformats.org/officeDocument/2006/relationships/image" Target="media/image5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2.png"/><Relationship Id="rId7" Type="http://schemas.openxmlformats.org/officeDocument/2006/relationships/image" Target="media/image7.png"/><Relationship Id="rId8" Type="http://schemas.openxmlformats.org/officeDocument/2006/relationships/image" Target="media/image11.png"/><Relationship Id="rId31" Type="http://schemas.openxmlformats.org/officeDocument/2006/relationships/image" Target="media/image19.png"/><Relationship Id="rId30" Type="http://schemas.openxmlformats.org/officeDocument/2006/relationships/image" Target="media/image10.png"/><Relationship Id="rId11" Type="http://schemas.openxmlformats.org/officeDocument/2006/relationships/image" Target="media/image2.png"/><Relationship Id="rId33" Type="http://schemas.openxmlformats.org/officeDocument/2006/relationships/image" Target="media/image17.png"/><Relationship Id="rId10" Type="http://schemas.openxmlformats.org/officeDocument/2006/relationships/image" Target="media/image13.png"/><Relationship Id="rId32" Type="http://schemas.openxmlformats.org/officeDocument/2006/relationships/image" Target="media/image4.png"/><Relationship Id="rId13" Type="http://schemas.openxmlformats.org/officeDocument/2006/relationships/image" Target="media/image18.png"/><Relationship Id="rId12" Type="http://schemas.openxmlformats.org/officeDocument/2006/relationships/hyperlink" Target="https://elearn.bits-pilani.ac.in/" TargetMode="External"/><Relationship Id="rId15" Type="http://schemas.openxmlformats.org/officeDocument/2006/relationships/image" Target="media/image9.png"/><Relationship Id="rId14" Type="http://schemas.openxmlformats.org/officeDocument/2006/relationships/image" Target="media/image21.png"/><Relationship Id="rId17" Type="http://schemas.openxmlformats.org/officeDocument/2006/relationships/image" Target="media/image1.png"/><Relationship Id="rId16" Type="http://schemas.openxmlformats.org/officeDocument/2006/relationships/image" Target="media/image3.png"/><Relationship Id="rId19" Type="http://schemas.openxmlformats.org/officeDocument/2006/relationships/image" Target="media/image14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VG/bBiiw9KDX/jwydkrAUBWq6Q==">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2025-11-26T15:02:00Z</dcterms:created>
  <dc:creator>hp</dc:creator>
</cp:coreProperties>
</file>